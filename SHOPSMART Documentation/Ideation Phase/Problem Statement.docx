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Ideation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Define the Problem Statements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26-06-2025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LTVIP2025TMID59448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ShopSmart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 Marks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Customer Problem Statement Template:</w:t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 define the core problems customers and small vendors face in the traditional grocery shopping experience, and use those insights to guide the development of ShopSmart, a digital grocery store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sz w:val="24"/>
          <w:szCs w:val="24"/>
        </w:rPr>
      </w:pPr>
      <w:ins w:author="Pooja Arla" w:id="0" w:date="2025-06-28T10:11:46Z">
        <w:r w:rsidDel="00000000" w:rsidR="00000000" w:rsidRPr="00000000">
          <w:rPr>
            <w:rFonts w:ascii="Calibri" w:cs="Calibri" w:eastAsia="Calibri" w:hAnsi="Calibri"/>
            <w:sz w:val="24"/>
            <w:szCs w:val="24"/>
          </w:rPr>
          <w:drawing>
            <wp:inline distB="114300" distT="114300" distL="114300" distR="114300">
              <wp:extent cx="5943600" cy="3187700"/>
              <wp:effectExtent b="0" l="0" r="0" t="0"/>
              <wp:docPr id="3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1877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h4k2q7f92693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PS-1: Customer (Busy Shopper)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 am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working parent with limited free time.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I’m trying 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buy groceries efficiently without going to crowded stores.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local grocery shops don’t offer easy online ordering or real-time product availability.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Because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they rely on manual systems and lack digital tools.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Which makes me feel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stressed and frustrated as I struggle to manage time between work and home.</w:t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>
          <w:rFonts w:ascii="Calibri" w:cs="Calibri" w:eastAsia="Calibri" w:hAnsi="Calibri"/>
          <w:b w:val="1"/>
          <w:color w:val="000000"/>
          <w:sz w:val="26"/>
          <w:szCs w:val="26"/>
        </w:rPr>
      </w:pPr>
      <w:bookmarkStart w:colFirst="0" w:colLast="0" w:name="_lurfdldx6k8k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000000"/>
          <w:sz w:val="26"/>
          <w:szCs w:val="26"/>
          <w:rtl w:val="0"/>
        </w:rPr>
        <w:t xml:space="preserve">PS-2: Vendor (Small Grocery Store Owner)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 am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 small grocery store owner in a semi-urban area.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I’m trying 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increase sales and manage inventory more effectively.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 don’t have access to simple, affordable digital platforms to reach online customers.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Because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most e-commerce solutions are too complex or expensive for small businesses.</w:t>
        <w:br w:type="textWrapping"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Which makes me feel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anxious and disadvantaged in the growing digital marketplace.</w:t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4000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